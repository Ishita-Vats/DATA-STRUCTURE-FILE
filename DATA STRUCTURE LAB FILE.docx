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A9F235" w14:textId="77777777" w:rsidR="00134300" w:rsidRDefault="00134300" w:rsidP="00134300">
      <w:pPr>
        <w:rPr>
          <w:b/>
          <w:sz w:val="32"/>
          <w:szCs w:val="28"/>
        </w:rPr>
      </w:pPr>
      <w:bookmarkStart w:id="0" w:name="_GoBack"/>
      <w:r w:rsidRPr="00651E96">
        <w:rPr>
          <w:b/>
          <w:sz w:val="32"/>
          <w:szCs w:val="28"/>
        </w:rPr>
        <w:t>ISHITA VATS</w:t>
      </w:r>
    </w:p>
    <w:bookmarkEnd w:id="0"/>
    <w:p w14:paraId="04BDA85C" w14:textId="77777777" w:rsidR="00134300" w:rsidRPr="00651E96" w:rsidRDefault="00134300" w:rsidP="00134300">
      <w:pPr>
        <w:rPr>
          <w:b/>
          <w:sz w:val="32"/>
          <w:szCs w:val="28"/>
        </w:rPr>
      </w:pPr>
      <w:r w:rsidRPr="00651E96">
        <w:rPr>
          <w:b/>
          <w:sz w:val="32"/>
          <w:szCs w:val="28"/>
        </w:rPr>
        <w:t>1901610100084</w:t>
      </w:r>
    </w:p>
    <w:p w14:paraId="7AF0815F" w14:textId="77777777" w:rsidR="00134300" w:rsidRPr="00F11615" w:rsidRDefault="00134300" w:rsidP="00134300">
      <w:pPr>
        <w:rPr>
          <w:rFonts w:ascii="Arial Black" w:hAnsi="Arial Black"/>
          <w:b/>
          <w:i/>
          <w:color w:val="FF0000"/>
          <w:sz w:val="32"/>
          <w:szCs w:val="40"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szCs w:val="40"/>
          <w:u w:val="single"/>
        </w:rPr>
        <w:t>Write a program to perform linear search.</w:t>
      </w:r>
    </w:p>
    <w:p w14:paraId="77A0234D" w14:textId="77777777" w:rsidR="00134300" w:rsidRDefault="00134300" w:rsidP="00134300">
      <w:ins w:id="1" w:author="priyanshu jha" w:date="2020-10-23T08:44:00Z">
        <w:r>
          <w:rPr>
            <w:noProof/>
          </w:rPr>
          <w:drawing>
            <wp:inline distT="0" distB="0" distL="0" distR="0" wp14:anchorId="07C01246" wp14:editId="6E89C47E">
              <wp:extent cx="3190875" cy="4572000"/>
              <wp:effectExtent l="0" t="0" r="0" b="0"/>
              <wp:docPr id="483551603" name="Picture 4835516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0875" cy="4572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>
        <w:rPr>
          <w:noProof/>
        </w:rPr>
        <w:drawing>
          <wp:inline distT="0" distB="0" distL="0" distR="0" wp14:anchorId="36441766" wp14:editId="6D42872F">
            <wp:extent cx="2124075" cy="4572000"/>
            <wp:effectExtent l="0" t="0" r="0" b="0"/>
            <wp:docPr id="46727031" name="Picture 46727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742AC" w14:textId="77777777" w:rsidR="00134300" w:rsidRDefault="00134300" w:rsidP="00134300"/>
    <w:p w14:paraId="5B45AA82" w14:textId="77777777" w:rsidR="00134300" w:rsidRDefault="00134300" w:rsidP="00134300"/>
    <w:p w14:paraId="1AAB17E4" w14:textId="77777777" w:rsidR="00134300" w:rsidRDefault="00134300" w:rsidP="00134300"/>
    <w:p w14:paraId="30C0576D" w14:textId="77777777" w:rsidR="00134300" w:rsidRDefault="00134300" w:rsidP="00134300"/>
    <w:p w14:paraId="5DE6C304" w14:textId="77777777" w:rsidR="00134300" w:rsidRDefault="00134300" w:rsidP="00134300"/>
    <w:p w14:paraId="78D46929" w14:textId="77777777" w:rsidR="00134300" w:rsidRDefault="00134300" w:rsidP="00134300"/>
    <w:p w14:paraId="07D33BA4" w14:textId="77777777" w:rsidR="00134300" w:rsidRDefault="00134300" w:rsidP="00134300"/>
    <w:p w14:paraId="4DA3ABDD" w14:textId="77777777" w:rsidR="00134300" w:rsidRDefault="00134300" w:rsidP="00134300"/>
    <w:p w14:paraId="1B051A59" w14:textId="77777777" w:rsidR="00134300" w:rsidRDefault="00134300" w:rsidP="00134300"/>
    <w:p w14:paraId="2DD092BD" w14:textId="77777777" w:rsidR="00134300" w:rsidRDefault="00134300" w:rsidP="00134300"/>
    <w:p w14:paraId="359A1E4C" w14:textId="77777777" w:rsidR="00134300" w:rsidRPr="00F11615" w:rsidRDefault="00134300" w:rsidP="00134300">
      <w:pPr>
        <w:rPr>
          <w:rFonts w:ascii="Arial Black" w:hAnsi="Arial Black"/>
          <w:b/>
          <w:i/>
          <w:color w:val="FF0000"/>
          <w:sz w:val="32"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u w:val="single"/>
        </w:rPr>
        <w:t>Write a program to perform a binary search.</w:t>
      </w:r>
    </w:p>
    <w:p w14:paraId="748927F1" w14:textId="77777777" w:rsidR="00134300" w:rsidRDefault="00134300" w:rsidP="00134300">
      <w:r>
        <w:rPr>
          <w:noProof/>
        </w:rPr>
        <w:drawing>
          <wp:inline distT="0" distB="0" distL="0" distR="0" wp14:anchorId="2C48FBD4" wp14:editId="06F1C145">
            <wp:extent cx="2543175" cy="4572000"/>
            <wp:effectExtent l="0" t="0" r="0" b="0"/>
            <wp:docPr id="853298709" name="Picture 853298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031F6" wp14:editId="4DD95F31">
            <wp:extent cx="2581275" cy="4572000"/>
            <wp:effectExtent l="0" t="0" r="0" b="0"/>
            <wp:docPr id="1686557214" name="Picture 1686557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3CB0" w14:textId="77777777" w:rsidR="00134300" w:rsidRDefault="00134300" w:rsidP="00134300"/>
    <w:p w14:paraId="1EFB1AC2" w14:textId="77777777" w:rsidR="00134300" w:rsidRDefault="00134300" w:rsidP="00134300"/>
    <w:p w14:paraId="223E50C1" w14:textId="77777777" w:rsidR="00134300" w:rsidRDefault="00134300" w:rsidP="00134300"/>
    <w:p w14:paraId="4BACD281" w14:textId="77777777" w:rsidR="00134300" w:rsidRDefault="00134300" w:rsidP="00134300"/>
    <w:p w14:paraId="40148943" w14:textId="77777777" w:rsidR="00134300" w:rsidRDefault="00134300" w:rsidP="00134300"/>
    <w:p w14:paraId="6EE2A67B" w14:textId="77777777" w:rsidR="00134300" w:rsidRDefault="00134300" w:rsidP="00134300"/>
    <w:p w14:paraId="0819A00B" w14:textId="77777777" w:rsidR="00134300" w:rsidRDefault="00134300" w:rsidP="00134300"/>
    <w:p w14:paraId="5A1D7413" w14:textId="77777777" w:rsidR="00134300" w:rsidRDefault="00134300" w:rsidP="00134300"/>
    <w:p w14:paraId="36FAF1F1" w14:textId="77777777" w:rsidR="00134300" w:rsidRDefault="00134300" w:rsidP="00134300"/>
    <w:p w14:paraId="542079C0" w14:textId="77777777" w:rsidR="00134300" w:rsidRDefault="00134300" w:rsidP="00134300"/>
    <w:p w14:paraId="7CEB945C" w14:textId="77777777" w:rsidR="00134300" w:rsidRDefault="00134300" w:rsidP="00134300"/>
    <w:p w14:paraId="74A796EA" w14:textId="77777777" w:rsidR="00134300" w:rsidRPr="00F11615" w:rsidRDefault="00134300" w:rsidP="00134300">
      <w:pPr>
        <w:rPr>
          <w:rFonts w:ascii="Arial Black" w:hAnsi="Arial Black"/>
          <w:b/>
          <w:i/>
          <w:color w:val="FF0000"/>
          <w:sz w:val="32"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u w:val="single"/>
        </w:rPr>
        <w:t>Write a program to perform insertion sort</w:t>
      </w:r>
      <w:r>
        <w:rPr>
          <w:rFonts w:ascii="Arial Black" w:hAnsi="Arial Black"/>
          <w:b/>
          <w:i/>
          <w:color w:val="FF0000"/>
          <w:sz w:val="32"/>
          <w:u w:val="single"/>
        </w:rPr>
        <w:t>.</w:t>
      </w:r>
    </w:p>
    <w:p w14:paraId="5C5574D5" w14:textId="77777777" w:rsidR="00134300" w:rsidRDefault="00134300" w:rsidP="00134300">
      <w:r>
        <w:rPr>
          <w:noProof/>
        </w:rPr>
        <w:drawing>
          <wp:inline distT="0" distB="0" distL="0" distR="0" wp14:anchorId="2725B6D1" wp14:editId="6CE3257F">
            <wp:extent cx="2533650" cy="4572000"/>
            <wp:effectExtent l="0" t="0" r="0" b="0"/>
            <wp:docPr id="1272400497" name="Picture 1272400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227478" wp14:editId="01DAF8D6">
            <wp:extent cx="2447925" cy="4572000"/>
            <wp:effectExtent l="0" t="0" r="0" b="0"/>
            <wp:docPr id="149084852" name="Picture 149084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09E3" w14:textId="77777777" w:rsidR="00134300" w:rsidRDefault="00134300" w:rsidP="00134300"/>
    <w:p w14:paraId="463822A1" w14:textId="77777777" w:rsidR="00134300" w:rsidRDefault="00134300" w:rsidP="00134300"/>
    <w:p w14:paraId="72955A2B" w14:textId="77777777" w:rsidR="00134300" w:rsidRDefault="00134300" w:rsidP="00134300"/>
    <w:p w14:paraId="66B12219" w14:textId="77777777" w:rsidR="00134300" w:rsidRDefault="00134300" w:rsidP="00134300"/>
    <w:p w14:paraId="34760A4D" w14:textId="77777777" w:rsidR="00134300" w:rsidRDefault="00134300" w:rsidP="00134300"/>
    <w:p w14:paraId="2F75F10F" w14:textId="77777777" w:rsidR="00134300" w:rsidRDefault="00134300" w:rsidP="00134300"/>
    <w:p w14:paraId="5AAD920E" w14:textId="77777777" w:rsidR="00134300" w:rsidRDefault="00134300" w:rsidP="00134300"/>
    <w:p w14:paraId="4FC91979" w14:textId="77777777" w:rsidR="00134300" w:rsidRDefault="00134300" w:rsidP="00134300"/>
    <w:p w14:paraId="70E3107E" w14:textId="77777777" w:rsidR="00134300" w:rsidRDefault="00134300" w:rsidP="00134300"/>
    <w:p w14:paraId="51FCB44C" w14:textId="77777777" w:rsidR="00134300" w:rsidRDefault="00134300" w:rsidP="00134300"/>
    <w:p w14:paraId="669DB1A2" w14:textId="77777777" w:rsidR="00134300" w:rsidRDefault="00134300" w:rsidP="00134300"/>
    <w:p w14:paraId="4AB46E84" w14:textId="77777777" w:rsidR="00134300" w:rsidRPr="00F11615" w:rsidRDefault="00134300" w:rsidP="00134300">
      <w:pPr>
        <w:rPr>
          <w:rFonts w:ascii="Arial Black" w:hAnsi="Arial Black"/>
          <w:b/>
          <w:i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u w:val="single"/>
        </w:rPr>
        <w:t>Write a program to perform a selection sort</w:t>
      </w:r>
      <w:r>
        <w:rPr>
          <w:rFonts w:ascii="Arial Black" w:hAnsi="Arial Black"/>
          <w:b/>
          <w:i/>
          <w:color w:val="FF0000"/>
          <w:sz w:val="32"/>
          <w:u w:val="single"/>
        </w:rPr>
        <w:t>.</w:t>
      </w:r>
    </w:p>
    <w:p w14:paraId="07008F8E" w14:textId="77777777" w:rsidR="00134300" w:rsidRDefault="00134300" w:rsidP="00134300">
      <w:r>
        <w:rPr>
          <w:noProof/>
        </w:rPr>
        <w:drawing>
          <wp:inline distT="0" distB="0" distL="0" distR="0" wp14:anchorId="4888EA08" wp14:editId="478708E7">
            <wp:extent cx="2543175" cy="4572000"/>
            <wp:effectExtent l="0" t="0" r="0" b="0"/>
            <wp:docPr id="1451126716" name="Picture 1451126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D6827" wp14:editId="5A4158AA">
            <wp:extent cx="3200400" cy="4572000"/>
            <wp:effectExtent l="0" t="0" r="0" b="0"/>
            <wp:docPr id="2129571665" name="Picture 2129571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E6A5" w14:textId="77777777" w:rsidR="00134300" w:rsidRDefault="00134300" w:rsidP="00134300"/>
    <w:p w14:paraId="1A901A4A" w14:textId="77777777" w:rsidR="00134300" w:rsidRDefault="00134300" w:rsidP="00134300"/>
    <w:p w14:paraId="254D5443" w14:textId="77777777" w:rsidR="00134300" w:rsidRDefault="00134300" w:rsidP="00134300"/>
    <w:p w14:paraId="22A65DD7" w14:textId="77777777" w:rsidR="00134300" w:rsidRDefault="00134300" w:rsidP="00134300"/>
    <w:p w14:paraId="636AD03A" w14:textId="77777777" w:rsidR="00134300" w:rsidRDefault="00134300" w:rsidP="00134300"/>
    <w:p w14:paraId="13C33A15" w14:textId="77777777" w:rsidR="00134300" w:rsidRDefault="00134300" w:rsidP="00134300"/>
    <w:p w14:paraId="4397F884" w14:textId="77777777" w:rsidR="00134300" w:rsidRDefault="00134300" w:rsidP="00134300"/>
    <w:p w14:paraId="3825C555" w14:textId="77777777" w:rsidR="00134300" w:rsidRDefault="00134300" w:rsidP="00134300"/>
    <w:p w14:paraId="1C101E81" w14:textId="77777777" w:rsidR="00134300" w:rsidRDefault="00134300" w:rsidP="00134300"/>
    <w:p w14:paraId="316EFF6D" w14:textId="77777777" w:rsidR="00134300" w:rsidRDefault="00134300" w:rsidP="00134300"/>
    <w:p w14:paraId="0A49B3CB" w14:textId="77777777" w:rsidR="00134300" w:rsidRDefault="00134300" w:rsidP="00134300"/>
    <w:p w14:paraId="48833941" w14:textId="77777777" w:rsidR="00134300" w:rsidRPr="00F11615" w:rsidRDefault="00134300" w:rsidP="00134300">
      <w:pPr>
        <w:rPr>
          <w:rFonts w:ascii="Arial Black" w:hAnsi="Arial Black"/>
          <w:b/>
          <w:i/>
          <w:color w:val="FF0000"/>
          <w:sz w:val="32"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u w:val="single"/>
        </w:rPr>
        <w:t>Write a program to perform a traversing in c.</w:t>
      </w:r>
    </w:p>
    <w:p w14:paraId="6D384987" w14:textId="77777777" w:rsidR="00134300" w:rsidRDefault="00134300" w:rsidP="00134300">
      <w:r>
        <w:rPr>
          <w:noProof/>
        </w:rPr>
        <w:drawing>
          <wp:inline distT="0" distB="0" distL="0" distR="0" wp14:anchorId="17F349F4" wp14:editId="6B68C119">
            <wp:extent cx="3009900" cy="4572000"/>
            <wp:effectExtent l="0" t="0" r="0" b="0"/>
            <wp:docPr id="1939196325" name="Picture 1939196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4C369" wp14:editId="13895935">
            <wp:extent cx="2362200" cy="4572000"/>
            <wp:effectExtent l="0" t="0" r="0" b="0"/>
            <wp:docPr id="1080221571" name="Picture 108022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4DC" w14:textId="77777777" w:rsidR="00134300" w:rsidRDefault="00134300" w:rsidP="00134300"/>
    <w:p w14:paraId="294C164B" w14:textId="77777777" w:rsidR="00134300" w:rsidRDefault="00134300" w:rsidP="00134300"/>
    <w:p w14:paraId="670001D4" w14:textId="77777777" w:rsidR="00134300" w:rsidRDefault="00134300" w:rsidP="00134300"/>
    <w:p w14:paraId="0652FFE8" w14:textId="77777777" w:rsidR="00134300" w:rsidRDefault="00134300" w:rsidP="00134300"/>
    <w:p w14:paraId="39300B3F" w14:textId="77777777" w:rsidR="00134300" w:rsidRDefault="00134300" w:rsidP="00134300"/>
    <w:p w14:paraId="032C50EC" w14:textId="77777777" w:rsidR="00134300" w:rsidRDefault="00134300" w:rsidP="00134300"/>
    <w:p w14:paraId="562929D3" w14:textId="77777777" w:rsidR="00134300" w:rsidRDefault="00134300" w:rsidP="00134300"/>
    <w:p w14:paraId="0436776C" w14:textId="77777777" w:rsidR="00134300" w:rsidRDefault="00134300" w:rsidP="00134300"/>
    <w:p w14:paraId="389026B4" w14:textId="77777777" w:rsidR="00134300" w:rsidRDefault="00134300" w:rsidP="00134300"/>
    <w:p w14:paraId="0D299146" w14:textId="77777777" w:rsidR="00134300" w:rsidRDefault="00134300" w:rsidP="00134300"/>
    <w:p w14:paraId="0EB6E1A8" w14:textId="77777777" w:rsidR="00134300" w:rsidRDefault="00134300" w:rsidP="00134300"/>
    <w:p w14:paraId="18FB987D" w14:textId="77777777" w:rsidR="00134300" w:rsidRPr="00F11615" w:rsidRDefault="00134300" w:rsidP="00134300">
      <w:pPr>
        <w:rPr>
          <w:rFonts w:ascii="Arial Black" w:hAnsi="Arial Black"/>
          <w:b/>
          <w:i/>
          <w:color w:val="FF0000"/>
          <w:sz w:val="32"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u w:val="single"/>
        </w:rPr>
        <w:t>Write a program to perform a bubble sort</w:t>
      </w:r>
      <w:r>
        <w:rPr>
          <w:rFonts w:ascii="Arial Black" w:hAnsi="Arial Black"/>
          <w:b/>
          <w:i/>
          <w:color w:val="FF0000"/>
          <w:sz w:val="32"/>
          <w:u w:val="single"/>
        </w:rPr>
        <w:t>.</w:t>
      </w:r>
    </w:p>
    <w:p w14:paraId="0715BE91" w14:textId="77777777" w:rsidR="00134300" w:rsidRDefault="00134300" w:rsidP="00134300">
      <w:r>
        <w:rPr>
          <w:noProof/>
        </w:rPr>
        <w:drawing>
          <wp:inline distT="0" distB="0" distL="0" distR="0" wp14:anchorId="172FF35D" wp14:editId="2597F79A">
            <wp:extent cx="2543175" cy="4572000"/>
            <wp:effectExtent l="0" t="0" r="0" b="0"/>
            <wp:docPr id="1316418628" name="Picture 1316418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0286FE" wp14:editId="46019304">
            <wp:extent cx="2457450" cy="4572000"/>
            <wp:effectExtent l="0" t="0" r="0" b="0"/>
            <wp:docPr id="1905840590" name="Picture 1905840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7B45" w14:textId="77777777" w:rsidR="00134300" w:rsidRDefault="00134300" w:rsidP="00134300"/>
    <w:p w14:paraId="7351E18D" w14:textId="77777777" w:rsidR="00134300" w:rsidRDefault="00134300" w:rsidP="00134300"/>
    <w:p w14:paraId="2746D61C" w14:textId="77777777" w:rsidR="00134300" w:rsidRDefault="00134300" w:rsidP="00134300"/>
    <w:p w14:paraId="6390BB9F" w14:textId="77777777" w:rsidR="00134300" w:rsidRDefault="00134300" w:rsidP="00134300"/>
    <w:p w14:paraId="427ABF98" w14:textId="77777777" w:rsidR="00134300" w:rsidRDefault="00134300" w:rsidP="00134300"/>
    <w:p w14:paraId="7A14F538" w14:textId="77777777" w:rsidR="00134300" w:rsidRDefault="00134300" w:rsidP="00134300"/>
    <w:p w14:paraId="11105EBB" w14:textId="77777777" w:rsidR="00134300" w:rsidRDefault="00134300" w:rsidP="00134300"/>
    <w:p w14:paraId="3C0EE94D" w14:textId="77777777" w:rsidR="00134300" w:rsidRDefault="00134300" w:rsidP="00134300"/>
    <w:p w14:paraId="2318FFBF" w14:textId="77777777" w:rsidR="00134300" w:rsidRDefault="00134300" w:rsidP="00134300"/>
    <w:p w14:paraId="111814E3" w14:textId="77777777" w:rsidR="00134300" w:rsidRDefault="00134300" w:rsidP="00134300"/>
    <w:p w14:paraId="63E5FB6A" w14:textId="77777777" w:rsidR="00134300" w:rsidRDefault="00134300" w:rsidP="00134300"/>
    <w:p w14:paraId="08EAFF22" w14:textId="77777777" w:rsidR="00134300" w:rsidRPr="00F11615" w:rsidRDefault="00134300" w:rsidP="00134300">
      <w:pPr>
        <w:rPr>
          <w:rFonts w:ascii="Arial Black" w:hAnsi="Arial Black"/>
          <w:b/>
          <w:i/>
          <w:color w:val="FF0000"/>
          <w:sz w:val="32"/>
          <w:u w:val="single"/>
        </w:rPr>
      </w:pPr>
      <w:r w:rsidRPr="00F11615">
        <w:rPr>
          <w:rFonts w:ascii="Arial Black" w:hAnsi="Arial Black"/>
          <w:b/>
          <w:i/>
          <w:color w:val="FF0000"/>
          <w:sz w:val="32"/>
          <w:u w:val="single"/>
        </w:rPr>
        <w:t>Write a program to perform merge sort</w:t>
      </w:r>
      <w:r>
        <w:rPr>
          <w:rFonts w:ascii="Arial Black" w:hAnsi="Arial Black"/>
          <w:b/>
          <w:i/>
          <w:color w:val="FF0000"/>
          <w:sz w:val="32"/>
          <w:u w:val="single"/>
        </w:rPr>
        <w:t>.</w:t>
      </w:r>
    </w:p>
    <w:p w14:paraId="3A4A64DD" w14:textId="77777777" w:rsidR="00134300" w:rsidRDefault="00134300" w:rsidP="00134300">
      <w:r>
        <w:rPr>
          <w:noProof/>
        </w:rPr>
        <w:drawing>
          <wp:inline distT="0" distB="0" distL="0" distR="0" wp14:anchorId="4571EB00" wp14:editId="3E514414">
            <wp:extent cx="2590800" cy="4572000"/>
            <wp:effectExtent l="0" t="0" r="0" b="0"/>
            <wp:docPr id="592542183" name="Picture 592542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D8E61" wp14:editId="733BF447">
            <wp:extent cx="2781300" cy="4572000"/>
            <wp:effectExtent l="0" t="0" r="0" b="0"/>
            <wp:docPr id="1683220349" name="Picture 168322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3DE3" w14:textId="77777777" w:rsidR="00134300" w:rsidRDefault="00134300">
      <w:r>
        <w:rPr>
          <w:noProof/>
        </w:rPr>
        <w:drawing>
          <wp:inline distT="0" distB="0" distL="0" distR="0" wp14:anchorId="5E174E36" wp14:editId="3F2068BA">
            <wp:extent cx="4572000" cy="2419350"/>
            <wp:effectExtent l="0" t="0" r="0" b="0"/>
            <wp:docPr id="169680632" name="Picture 169680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11DF" w14:textId="77777777" w:rsidR="00134300" w:rsidRPr="00134300" w:rsidRDefault="00134300"/>
    <w:sectPr w:rsidR="00134300" w:rsidRPr="00134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300"/>
    <w:rsid w:val="000C2011"/>
    <w:rsid w:val="00134300"/>
    <w:rsid w:val="009963CE"/>
    <w:rsid w:val="00F3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8B032"/>
  <w15:chartTrackingRefBased/>
  <w15:docId w15:val="{9D164619-70AA-4731-BC58-78F784294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4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ISHITA VATS</dc:creator>
  <cp:keywords/>
  <dc:description/>
  <cp:lastModifiedBy>Microsoft account</cp:lastModifiedBy>
  <cp:revision>2</cp:revision>
  <dcterms:created xsi:type="dcterms:W3CDTF">2020-10-28T06:16:00Z</dcterms:created>
  <dcterms:modified xsi:type="dcterms:W3CDTF">2020-10-28T06:16:00Z</dcterms:modified>
</cp:coreProperties>
</file>